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137E8" w14:textId="77777777" w:rsidR="009718DE" w:rsidRPr="00D43589" w:rsidRDefault="00622EE0" w:rsidP="001E29AC">
      <w:pPr>
        <w:spacing w:after="0" w:line="360" w:lineRule="auto"/>
        <w:jc w:val="center"/>
        <w:rPr>
          <w:rFonts w:ascii="Times New Roman" w:hAnsi="Times New Roman" w:cs="Times New Roman"/>
          <w:b/>
          <w:color w:val="000000" w:themeColor="text1"/>
          <w:sz w:val="28"/>
          <w:szCs w:val="24"/>
        </w:rPr>
      </w:pPr>
      <w:r>
        <w:rPr>
          <w:rFonts w:ascii="Times New Roman" w:eastAsia="Times New Roman" w:hAnsi="Times New Roman"/>
          <w:b/>
          <w:sz w:val="28"/>
        </w:rPr>
        <w:t>Inteligência artificial generativa e desigualdade de oportunidades no mercado de trabalho brasileiro</w:t>
      </w:r>
    </w:p>
    <w:p w14:paraId="0E0A6E0B" w14:textId="77777777" w:rsidR="00A866D7" w:rsidRPr="00D43589" w:rsidRDefault="00A866D7" w:rsidP="0030327C">
      <w:pPr>
        <w:spacing w:after="0" w:line="360" w:lineRule="auto"/>
        <w:ind w:firstLine="709"/>
        <w:jc w:val="right"/>
        <w:rPr>
          <w:rFonts w:ascii="Times New Roman" w:hAnsi="Times New Roman" w:cs="Times New Roman"/>
          <w:b/>
          <w:color w:val="000000" w:themeColor="text1"/>
          <w:sz w:val="28"/>
          <w:szCs w:val="24"/>
        </w:rPr>
      </w:pPr>
    </w:p>
    <w:p w14:paraId="412C4D4D" w14:textId="77777777" w:rsidR="0072291A" w:rsidRPr="00D43589" w:rsidRDefault="006D5DF8" w:rsidP="0072291A">
      <w:pPr>
        <w:spacing w:after="0" w:line="240" w:lineRule="auto"/>
        <w:ind w:firstLine="709"/>
        <w:jc w:val="right"/>
        <w:rPr>
          <w:rFonts w:ascii="Times New Roman" w:hAnsi="Times New Roman" w:cs="Times New Roman"/>
          <w:color w:val="000000" w:themeColor="text1"/>
          <w:sz w:val="24"/>
          <w:szCs w:val="24"/>
        </w:rPr>
      </w:pPr>
      <w:r w:rsidRPr="00D43589">
        <w:rPr>
          <w:rFonts w:ascii="Times New Roman" w:eastAsia="Times New Roman" w:hAnsi="Times New Roman" w:cs="Times New Roman"/>
          <w:color w:val="000000" w:themeColor="text1"/>
          <w:sz w:val="24"/>
          <w:szCs w:val="24"/>
        </w:rPr>
        <w:t>ISABELLA LUIZA DOS SANTOS SOUZA, ESPECIALISTA.</w:t>
      </w:r>
      <w:r w:rsidR="0072291A" w:rsidRPr="00D43589">
        <w:rPr>
          <w:rStyle w:val="Refdenotaderodap"/>
          <w:rFonts w:ascii="Times New Roman" w:eastAsia="Times New Roman" w:hAnsi="Times New Roman" w:cs="Times New Roman"/>
          <w:color w:val="000000" w:themeColor="text1"/>
          <w:sz w:val="24"/>
          <w:szCs w:val="24"/>
        </w:rPr>
        <w:footnoteReference w:id="1"/>
      </w:r>
    </w:p>
    <w:p w14:paraId="5B9E4A61" w14:textId="125FB51D" w:rsidR="00FC70D8" w:rsidRPr="00D43589" w:rsidRDefault="00595417" w:rsidP="0072291A">
      <w:pPr>
        <w:spacing w:after="0" w:line="240" w:lineRule="auto"/>
        <w:ind w:firstLine="709"/>
        <w:jc w:val="right"/>
        <w:rPr>
          <w:rFonts w:ascii="Times New Roman" w:hAnsi="Times New Roman" w:cs="Times New Roman"/>
          <w:color w:val="000000" w:themeColor="text1"/>
          <w:sz w:val="24"/>
          <w:szCs w:val="24"/>
        </w:rPr>
      </w:pPr>
      <w:r w:rsidRPr="00D43589">
        <w:rPr>
          <w:rFonts w:ascii="Times New Roman" w:eastAsia="Times New Roman" w:hAnsi="Times New Roman" w:cs="Times New Roman"/>
          <w:color w:val="000000" w:themeColor="text1"/>
          <w:sz w:val="24"/>
          <w:szCs w:val="24"/>
        </w:rPr>
        <w:t>[</w:t>
      </w:r>
      <w:proofErr w:type="spellStart"/>
      <w:r w:rsidR="005E6B51">
        <w:rPr>
          <w:rFonts w:ascii="Times New Roman" w:eastAsia="Times New Roman" w:hAnsi="Times New Roman" w:cs="Times New Roman"/>
          <w:color w:val="000000" w:themeColor="text1"/>
          <w:sz w:val="24"/>
          <w:szCs w:val="24"/>
        </w:rPr>
        <w:t>Julio</w:t>
      </w:r>
      <w:proofErr w:type="spellEnd"/>
      <w:r w:rsidR="005E6B51">
        <w:rPr>
          <w:rFonts w:ascii="Times New Roman" w:eastAsia="Times New Roman" w:hAnsi="Times New Roman" w:cs="Times New Roman"/>
          <w:color w:val="000000" w:themeColor="text1"/>
          <w:sz w:val="24"/>
          <w:szCs w:val="24"/>
        </w:rPr>
        <w:t xml:space="preserve"> Cesar Godoy da Si</w:t>
      </w:r>
      <w:r w:rsidRPr="00D43589">
        <w:rPr>
          <w:rFonts w:ascii="Times New Roman" w:eastAsia="Times New Roman" w:hAnsi="Times New Roman" w:cs="Times New Roman"/>
          <w:color w:val="000000" w:themeColor="text1"/>
          <w:sz w:val="24"/>
          <w:szCs w:val="24"/>
        </w:rPr>
        <w:t>1</w:t>
      </w:r>
      <w:r w:rsidR="005E6B51">
        <w:rPr>
          <w:rFonts w:ascii="Times New Roman" w:eastAsia="Times New Roman" w:hAnsi="Times New Roman" w:cs="Times New Roman"/>
          <w:color w:val="000000" w:themeColor="text1"/>
          <w:sz w:val="24"/>
          <w:szCs w:val="24"/>
        </w:rPr>
        <w:t>va – juliosilva008</w:t>
      </w:r>
      <w:r w:rsidR="005E6B51">
        <w:rPr>
          <w:rFonts w:ascii="Times New Roman" w:eastAsia="Times New Roman" w:hAnsi="Times New Roman" w:cs="Times New Roman"/>
          <w:color w:val="000000" w:themeColor="text1"/>
          <w:sz w:val="24"/>
          <w:szCs w:val="24"/>
        </w:rPr>
        <w:t>@cs.brazcubas.edu.br</w:t>
      </w:r>
      <w:r w:rsidRPr="00D43589">
        <w:rPr>
          <w:rFonts w:ascii="Times New Roman" w:eastAsia="Times New Roman" w:hAnsi="Times New Roman" w:cs="Times New Roman"/>
          <w:color w:val="000000" w:themeColor="text1"/>
          <w:sz w:val="24"/>
          <w:szCs w:val="24"/>
        </w:rPr>
        <w:t>]</w:t>
      </w:r>
      <w:r w:rsidR="00FC70D8" w:rsidRPr="00D43589">
        <w:rPr>
          <w:rStyle w:val="Refdenotaderodap"/>
          <w:rFonts w:ascii="Times New Roman" w:eastAsia="Times New Roman" w:hAnsi="Times New Roman" w:cs="Times New Roman"/>
          <w:color w:val="000000" w:themeColor="text1"/>
          <w:sz w:val="24"/>
          <w:szCs w:val="24"/>
        </w:rPr>
        <w:footnoteReference w:id="2"/>
      </w:r>
    </w:p>
    <w:p w14:paraId="6298490C" w14:textId="7CC6EF94" w:rsidR="00595417" w:rsidRPr="00D43589" w:rsidRDefault="00595417" w:rsidP="00A866D7">
      <w:pPr>
        <w:spacing w:after="0" w:line="240" w:lineRule="auto"/>
        <w:ind w:firstLine="709"/>
        <w:jc w:val="right"/>
        <w:rPr>
          <w:rFonts w:ascii="Times New Roman" w:hAnsi="Times New Roman" w:cs="Times New Roman"/>
          <w:color w:val="000000" w:themeColor="text1"/>
          <w:sz w:val="24"/>
          <w:szCs w:val="24"/>
        </w:rPr>
      </w:pPr>
      <w:r w:rsidRPr="00D43589">
        <w:rPr>
          <w:rFonts w:ascii="Times New Roman" w:eastAsia="Times New Roman" w:hAnsi="Times New Roman" w:cs="Times New Roman"/>
          <w:color w:val="000000" w:themeColor="text1"/>
          <w:sz w:val="24"/>
          <w:szCs w:val="24"/>
        </w:rPr>
        <w:t>[</w:t>
      </w:r>
      <w:r w:rsidR="005E6B51">
        <w:rPr>
          <w:rFonts w:ascii="Times New Roman" w:eastAsia="Times New Roman" w:hAnsi="Times New Roman" w:cs="Times New Roman"/>
          <w:color w:val="000000" w:themeColor="text1"/>
          <w:sz w:val="24"/>
          <w:szCs w:val="24"/>
        </w:rPr>
        <w:t xml:space="preserve">Luiz Guilherme </w:t>
      </w:r>
      <w:proofErr w:type="spellStart"/>
      <w:r w:rsidR="005E6B51">
        <w:rPr>
          <w:rFonts w:ascii="Times New Roman" w:eastAsia="Times New Roman" w:hAnsi="Times New Roman" w:cs="Times New Roman"/>
          <w:color w:val="000000" w:themeColor="text1"/>
          <w:sz w:val="24"/>
          <w:szCs w:val="24"/>
        </w:rPr>
        <w:t>Cervilheira</w:t>
      </w:r>
      <w:proofErr w:type="spellEnd"/>
      <w:r w:rsidR="005E6B51">
        <w:rPr>
          <w:rFonts w:ascii="Times New Roman" w:eastAsia="Times New Roman" w:hAnsi="Times New Roman" w:cs="Times New Roman"/>
          <w:color w:val="000000" w:themeColor="text1"/>
          <w:sz w:val="24"/>
          <w:szCs w:val="24"/>
        </w:rPr>
        <w:t xml:space="preserve"> </w:t>
      </w:r>
      <w:proofErr w:type="spellStart"/>
      <w:r w:rsidR="005E6B51">
        <w:rPr>
          <w:rFonts w:ascii="Times New Roman" w:eastAsia="Times New Roman" w:hAnsi="Times New Roman" w:cs="Times New Roman"/>
          <w:color w:val="000000" w:themeColor="text1"/>
          <w:sz w:val="24"/>
          <w:szCs w:val="24"/>
        </w:rPr>
        <w:t>Inocencio</w:t>
      </w:r>
      <w:proofErr w:type="spellEnd"/>
      <w:r w:rsidR="005E6B51">
        <w:rPr>
          <w:rFonts w:ascii="Times New Roman" w:eastAsia="Times New Roman" w:hAnsi="Times New Roman" w:cs="Times New Roman"/>
          <w:color w:val="000000" w:themeColor="text1"/>
          <w:sz w:val="24"/>
          <w:szCs w:val="24"/>
        </w:rPr>
        <w:t xml:space="preserve"> – </w:t>
      </w:r>
      <w:proofErr w:type="gramStart"/>
      <w:r w:rsidR="005E6B51">
        <w:rPr>
          <w:rFonts w:ascii="Times New Roman" w:eastAsia="Times New Roman" w:hAnsi="Times New Roman" w:cs="Times New Roman"/>
          <w:color w:val="000000" w:themeColor="text1"/>
          <w:sz w:val="24"/>
          <w:szCs w:val="24"/>
        </w:rPr>
        <w:t>luiz.inocencio</w:t>
      </w:r>
      <w:r w:rsidR="005E6B51">
        <w:rPr>
          <w:rFonts w:ascii="Times New Roman" w:eastAsia="Times New Roman" w:hAnsi="Times New Roman" w:cs="Times New Roman"/>
          <w:color w:val="000000" w:themeColor="text1"/>
          <w:sz w:val="24"/>
          <w:szCs w:val="24"/>
        </w:rPr>
        <w:t>@cs.brazcubas.edu.br</w:t>
      </w:r>
      <w:r w:rsidR="005E6B51">
        <w:rPr>
          <w:rFonts w:ascii="Times New Roman" w:eastAsia="Times New Roman" w:hAnsi="Times New Roman" w:cs="Times New Roman"/>
          <w:color w:val="000000" w:themeColor="text1"/>
          <w:sz w:val="24"/>
          <w:szCs w:val="24"/>
        </w:rPr>
        <w:t xml:space="preserve"> </w:t>
      </w:r>
      <w:r w:rsidRPr="00D43589">
        <w:rPr>
          <w:rFonts w:ascii="Times New Roman" w:eastAsia="Times New Roman" w:hAnsi="Times New Roman" w:cs="Times New Roman"/>
          <w:color w:val="000000" w:themeColor="text1"/>
          <w:sz w:val="24"/>
          <w:szCs w:val="24"/>
        </w:rPr>
        <w:t>]</w:t>
      </w:r>
      <w:proofErr w:type="gramEnd"/>
      <w:r w:rsidRPr="00D43589">
        <w:rPr>
          <w:rStyle w:val="Refdenotaderodap"/>
          <w:rFonts w:ascii="Times New Roman" w:eastAsia="Times New Roman" w:hAnsi="Times New Roman" w:cs="Times New Roman"/>
          <w:color w:val="000000" w:themeColor="text1"/>
          <w:sz w:val="24"/>
          <w:szCs w:val="24"/>
        </w:rPr>
        <w:footnoteReference w:id="3"/>
      </w:r>
    </w:p>
    <w:p w14:paraId="07373B16" w14:textId="6A5D87CB" w:rsidR="00595417" w:rsidRDefault="00595417" w:rsidP="00A866D7">
      <w:pPr>
        <w:spacing w:after="0" w:line="240" w:lineRule="auto"/>
        <w:ind w:firstLine="709"/>
        <w:jc w:val="right"/>
        <w:rPr>
          <w:rFonts w:ascii="Times New Roman" w:eastAsia="Times New Roman" w:hAnsi="Times New Roman" w:cs="Times New Roman"/>
          <w:color w:val="000000" w:themeColor="text1"/>
          <w:sz w:val="24"/>
          <w:szCs w:val="24"/>
        </w:rPr>
      </w:pPr>
      <w:r w:rsidRPr="00D43589">
        <w:rPr>
          <w:rFonts w:ascii="Times New Roman" w:eastAsia="Times New Roman" w:hAnsi="Times New Roman" w:cs="Times New Roman"/>
          <w:color w:val="000000" w:themeColor="text1"/>
          <w:sz w:val="24"/>
          <w:szCs w:val="24"/>
        </w:rPr>
        <w:t>[</w:t>
      </w:r>
      <w:proofErr w:type="spellStart"/>
      <w:r w:rsidR="005E6B51">
        <w:rPr>
          <w:rFonts w:ascii="Times New Roman" w:eastAsia="Times New Roman" w:hAnsi="Times New Roman" w:cs="Times New Roman"/>
          <w:color w:val="000000" w:themeColor="text1"/>
          <w:sz w:val="24"/>
          <w:szCs w:val="24"/>
        </w:rPr>
        <w:t>Nycolas</w:t>
      </w:r>
      <w:proofErr w:type="spellEnd"/>
      <w:r w:rsidR="005E6B51">
        <w:rPr>
          <w:rFonts w:ascii="Times New Roman" w:eastAsia="Times New Roman" w:hAnsi="Times New Roman" w:cs="Times New Roman"/>
          <w:color w:val="000000" w:themeColor="text1"/>
          <w:sz w:val="24"/>
          <w:szCs w:val="24"/>
        </w:rPr>
        <w:t xml:space="preserve"> Robert Batista Ramos – nycolas.ramos</w:t>
      </w:r>
      <w:r w:rsidR="005E6B51">
        <w:rPr>
          <w:rFonts w:ascii="Times New Roman" w:eastAsia="Times New Roman" w:hAnsi="Times New Roman" w:cs="Times New Roman"/>
          <w:color w:val="000000" w:themeColor="text1"/>
          <w:sz w:val="24"/>
          <w:szCs w:val="24"/>
        </w:rPr>
        <w:t>@cs.brazcubas.edu.br</w:t>
      </w:r>
      <w:r w:rsidR="005E6B51">
        <w:rPr>
          <w:rFonts w:ascii="Times New Roman" w:eastAsia="Times New Roman" w:hAnsi="Times New Roman" w:cs="Times New Roman"/>
          <w:color w:val="000000" w:themeColor="text1"/>
          <w:sz w:val="24"/>
          <w:szCs w:val="24"/>
        </w:rPr>
        <w:t xml:space="preserve"> </w:t>
      </w:r>
      <w:r w:rsidRPr="00D43589">
        <w:rPr>
          <w:rFonts w:ascii="Times New Roman" w:eastAsia="Times New Roman" w:hAnsi="Times New Roman" w:cs="Times New Roman"/>
          <w:color w:val="000000" w:themeColor="text1"/>
          <w:sz w:val="24"/>
          <w:szCs w:val="24"/>
        </w:rPr>
        <w:t>]</w:t>
      </w:r>
      <w:r w:rsidRPr="00D43589">
        <w:rPr>
          <w:rStyle w:val="Refdenotaderodap"/>
          <w:rFonts w:ascii="Times New Roman" w:eastAsia="Times New Roman" w:hAnsi="Times New Roman" w:cs="Times New Roman"/>
          <w:color w:val="000000" w:themeColor="text1"/>
          <w:sz w:val="24"/>
          <w:szCs w:val="24"/>
        </w:rPr>
        <w:footnoteReference w:id="4"/>
      </w:r>
    </w:p>
    <w:p w14:paraId="212F6797" w14:textId="31DEC8E4" w:rsidR="005E6B51" w:rsidRPr="00D43589" w:rsidRDefault="005E6B51" w:rsidP="00A866D7">
      <w:pPr>
        <w:spacing w:after="0" w:line="240" w:lineRule="auto"/>
        <w:ind w:firstLine="709"/>
        <w:jc w:val="right"/>
        <w:rPr>
          <w:rFonts w:ascii="Times New Roman" w:hAnsi="Times New Roman" w:cs="Times New Roman"/>
          <w:color w:val="000000" w:themeColor="text1"/>
          <w:sz w:val="24"/>
          <w:szCs w:val="24"/>
        </w:rPr>
      </w:pPr>
      <w:r w:rsidRPr="00D43589">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 xml:space="preserve">Pamela das Graças de Sales Andrade - </w:t>
      </w:r>
      <w:proofErr w:type="gramStart"/>
      <w:r>
        <w:rPr>
          <w:rFonts w:ascii="Times New Roman" w:eastAsia="Times New Roman" w:hAnsi="Times New Roman" w:cs="Times New Roman"/>
          <w:color w:val="000000" w:themeColor="text1"/>
          <w:sz w:val="24"/>
          <w:szCs w:val="24"/>
        </w:rPr>
        <w:t>psales</w:t>
      </w:r>
      <w:r>
        <w:rPr>
          <w:rFonts w:ascii="Times New Roman" w:eastAsia="Times New Roman" w:hAnsi="Times New Roman" w:cs="Times New Roman"/>
          <w:color w:val="000000" w:themeColor="text1"/>
          <w:sz w:val="24"/>
          <w:szCs w:val="24"/>
        </w:rPr>
        <w:t xml:space="preserve">@cs.brazcubas.edu.br </w:t>
      </w:r>
      <w:r w:rsidRPr="00D43589">
        <w:rPr>
          <w:rFonts w:ascii="Times New Roman" w:eastAsia="Times New Roman" w:hAnsi="Times New Roman" w:cs="Times New Roman"/>
          <w:color w:val="000000" w:themeColor="text1"/>
          <w:sz w:val="24"/>
          <w:szCs w:val="24"/>
        </w:rPr>
        <w:t>]</w:t>
      </w:r>
      <w:proofErr w:type="gramEnd"/>
      <w:r w:rsidRPr="00D43589">
        <w:rPr>
          <w:rStyle w:val="Refdenotaderodap"/>
          <w:rFonts w:ascii="Times New Roman" w:eastAsia="Times New Roman" w:hAnsi="Times New Roman" w:cs="Times New Roman"/>
          <w:color w:val="000000" w:themeColor="text1"/>
          <w:sz w:val="24"/>
          <w:szCs w:val="24"/>
        </w:rPr>
        <w:footnoteReference w:id="5"/>
      </w:r>
    </w:p>
    <w:p w14:paraId="6CE279C8" w14:textId="77777777" w:rsidR="00595417" w:rsidRPr="00D43589" w:rsidRDefault="00595417" w:rsidP="00FC70D8">
      <w:pPr>
        <w:spacing w:after="0" w:line="240" w:lineRule="auto"/>
        <w:ind w:firstLine="709"/>
        <w:jc w:val="right"/>
        <w:rPr>
          <w:rFonts w:ascii="Times New Roman" w:hAnsi="Times New Roman" w:cs="Times New Roman"/>
          <w:color w:val="000000" w:themeColor="text1"/>
          <w:sz w:val="24"/>
          <w:szCs w:val="24"/>
        </w:rPr>
      </w:pPr>
    </w:p>
    <w:p w14:paraId="4766CFBD" w14:textId="77777777" w:rsidR="00595417" w:rsidRPr="00D43589" w:rsidRDefault="00595417" w:rsidP="00F670B9">
      <w:pPr>
        <w:spacing w:after="0" w:line="240" w:lineRule="auto"/>
        <w:ind w:firstLine="709"/>
        <w:jc w:val="right"/>
        <w:rPr>
          <w:rFonts w:ascii="Times New Roman" w:hAnsi="Times New Roman" w:cs="Times New Roman"/>
          <w:b/>
          <w:color w:val="000000" w:themeColor="text1"/>
          <w:sz w:val="24"/>
          <w:szCs w:val="24"/>
        </w:rPr>
      </w:pPr>
    </w:p>
    <w:p w14:paraId="4E3C56A8" w14:textId="77777777" w:rsidR="00F670B9" w:rsidRPr="00D43589" w:rsidRDefault="00F670B9" w:rsidP="00F670B9">
      <w:pPr>
        <w:spacing w:after="0" w:line="360" w:lineRule="auto"/>
        <w:jc w:val="both"/>
        <w:rPr>
          <w:rFonts w:ascii="Times New Roman" w:hAnsi="Times New Roman" w:cs="Times New Roman"/>
          <w:b/>
          <w:color w:val="000000" w:themeColor="text1"/>
          <w:sz w:val="24"/>
          <w:szCs w:val="24"/>
        </w:rPr>
      </w:pPr>
    </w:p>
    <w:p w14:paraId="7BD5526E" w14:textId="77777777" w:rsidR="00F670B9" w:rsidRPr="00D43589" w:rsidRDefault="00F670B9" w:rsidP="00F670B9">
      <w:pPr>
        <w:spacing w:after="0" w:line="360" w:lineRule="auto"/>
        <w:jc w:val="both"/>
        <w:rPr>
          <w:rFonts w:ascii="Times New Roman" w:hAnsi="Times New Roman" w:cs="Times New Roman"/>
          <w:b/>
          <w:color w:val="000000" w:themeColor="text1"/>
          <w:sz w:val="24"/>
          <w:szCs w:val="24"/>
        </w:rPr>
      </w:pPr>
    </w:p>
    <w:p w14:paraId="390C798A" w14:textId="77777777" w:rsidR="005E6B51" w:rsidRDefault="005E6B51" w:rsidP="005E6B51">
      <w:pPr>
        <w:pStyle w:val="NormalWeb"/>
        <w:spacing w:line="360" w:lineRule="auto"/>
        <w:jc w:val="both"/>
      </w:pPr>
      <w:r>
        <w:rPr>
          <w:rStyle w:val="Forte"/>
        </w:rPr>
        <w:t>RESUMO</w:t>
      </w:r>
    </w:p>
    <w:p w14:paraId="2E9F7BC6" w14:textId="77777777" w:rsidR="005E6B51" w:rsidRDefault="005E6B51" w:rsidP="005E6B51">
      <w:pPr>
        <w:pStyle w:val="NormalWeb"/>
        <w:spacing w:line="360" w:lineRule="auto"/>
        <w:jc w:val="both"/>
      </w:pPr>
      <w:r>
        <w:t xml:space="preserve">A inteligência artificial generativa vem ocupando espaço em diferentes atividades profissionais e passou a ser discutida não apenas pelos ganhos de produtividade, mas também pelos possíveis efeitos sobre a desigualdade de oportunidades. No mercado de trabalho brasileiro, essa discussão é relevante porque o acesso à internet, aos equipamentos, à escolaridade e à capacitação digital não ocorre de forma igual entre todos os trabalhadores. Diante desse cenário, o trabalho procura compreender se a inteligência artificial generativa tende a ampliar ou reduzir a desigualdade de oportunidades entre trabalhadores e quais condições influenciam esse resultado. Assim, o objetivo é analisar de que maneira essa tecnologia pode contribuir para reduzir ou ampliar diferenças no mercado de trabalho. A questão central não está apenas na capacidade técnica da ferramenta, mas em quem consegue utilizá-la e em quais condições esse uso acontece. Para isso, foi realizada uma revisão bibliográfica qualitativa com três estudos relacionados à produtividade, ao uso de inteligência artificial e às condições de acesso às tecnologias. Foram considerados os trabalhos de </w:t>
      </w:r>
      <w:proofErr w:type="spellStart"/>
      <w:r>
        <w:t>Noy</w:t>
      </w:r>
      <w:proofErr w:type="spellEnd"/>
      <w:r>
        <w:t xml:space="preserve"> e Zhang (2023), </w:t>
      </w:r>
      <w:proofErr w:type="spellStart"/>
      <w:r>
        <w:t>Brynjolfsson</w:t>
      </w:r>
      <w:proofErr w:type="spellEnd"/>
      <w:r>
        <w:t xml:space="preserve">, Li e Raymond (2025) e Barbosa Filho, Veloso e </w:t>
      </w:r>
      <w:proofErr w:type="spellStart"/>
      <w:r>
        <w:t>Peruchetti</w:t>
      </w:r>
      <w:proofErr w:type="spellEnd"/>
      <w:r>
        <w:t xml:space="preserve"> (2022). A análise foi organizada em dois eixos: produtividade e desempenho profissional; e desigualdade de acesso às tecnologias. </w:t>
      </w:r>
      <w:proofErr w:type="spellStart"/>
      <w:r>
        <w:t>Noy</w:t>
      </w:r>
      <w:proofErr w:type="spellEnd"/>
      <w:r>
        <w:t xml:space="preserve"> e Zhang (2023) realizaram um experimento com 453 profissionais com ensino superior e observaram que o uso do </w:t>
      </w:r>
      <w:proofErr w:type="spellStart"/>
      <w:r>
        <w:lastRenderedPageBreak/>
        <w:t>ChatGPT</w:t>
      </w:r>
      <w:proofErr w:type="spellEnd"/>
      <w:r>
        <w:t xml:space="preserve"> reduziu o tempo necessário para realizar tarefas de escrita e melhorou a qualidade média dos resultados. Os maiores ganhos foram identificados entre participantes que apresentavam desempenho inicial mais baixo. </w:t>
      </w:r>
      <w:proofErr w:type="spellStart"/>
      <w:r>
        <w:t>Brynjolfsson</w:t>
      </w:r>
      <w:proofErr w:type="spellEnd"/>
      <w:r>
        <w:t xml:space="preserve">, Li e Raymond (2025) analisaram 5.172 trabalhadores de atendimento ao cliente em um ambiente real de trabalho e também observaram aumento de produtividade, principalmente entre trabalhadores menos experientes e com menor desempenho inicial. Apesar de utilizarem métodos diferentes, os dois estudos apresentam resultados próximos e indicam que a IA generativa pode ajudar a diminuir diferenças de desempenho entre trabalhadores que conseguem utilizar essas ferramentas. Porém, os dois trabalhos foram realizados fora do Brasil e analisaram situações específicas, o que limita a aplicação direta de seus resultados ao mercado de trabalho brasileiro. Para compreender melhor as condições de acesso no país, foi considerado o estudo de Barbosa Filho, Veloso e </w:t>
      </w:r>
      <w:proofErr w:type="spellStart"/>
      <w:r>
        <w:t>Peruchetti</w:t>
      </w:r>
      <w:proofErr w:type="spellEnd"/>
      <w:r>
        <w:t xml:space="preserve"> (2022), que analisou o trabalho remoto no Brasil com dados da PNAD Contínua e da PNAD-COVID. Os autores mostram que as oportunidades de trabalho digital diminuem quando existem limitações de internet, computador, energia e escolaridade, além de apontarem que trabalhadores com maior escolaridade possuem melhores condições de acesso às oportunidades digitais. Mesmo não tratando diretamente de inteligência artificial generativa e sendo anterior à popularização dessas ferramentas, o estudo contribui para mostrar que os benefícios de uma tecnologia dependem das condições necessárias para acessá-la e utilizá-la. A comparação dos estudos indica uma situação de dois lados: a IA generativa pode aumentar a produtividade e apoiar trabalhadores menos experientes, mas seus benefícios podem ficar concentrados em grupos que já possuem melhores condições de acesso e formação. Dessa forma, não é possível afirmar que a inteligência artificial, sozinha, reduzirá ou ampliará a desigualdade de oportunidades. Esse efeito depende também de fatores sociais, econômicos e tecnológicos. Entre as limitações desta revisão estão o pequeno número de estudos analisados, a ausência de pesquisas brasileiras diretamente voltadas à IA generativa e a utilização de um estudo sobre trabalho remoto produzido antes da popularização recente dessas ferramentas. Por isso, pesquisas futuras podem analisar de forma conjunta fatores como renda, escolaridade, infraestrutura digital, capacitação profissional e uso da IA no mercado de trabalho brasileiro. Também se destaca a importância de ações de inclusão digital, formação profissional e ampliação do acesso à internet para que os benefícios dessas tecnologias possam alcançar um número maior de trabalhadores.</w:t>
      </w:r>
    </w:p>
    <w:p w14:paraId="375C3033" w14:textId="77777777" w:rsidR="005E6B51" w:rsidRDefault="005E6B51" w:rsidP="005E6B51">
      <w:pPr>
        <w:pStyle w:val="NormalWeb"/>
        <w:spacing w:line="360" w:lineRule="auto"/>
        <w:jc w:val="both"/>
      </w:pPr>
      <w:r>
        <w:rPr>
          <w:rStyle w:val="Forte"/>
        </w:rPr>
        <w:lastRenderedPageBreak/>
        <w:t>Palavras-chave:</w:t>
      </w:r>
      <w:r>
        <w:t xml:space="preserve"> Inteligência artificial generativa; Desigualdade digital; Mercado de trabalho.</w:t>
      </w:r>
    </w:p>
    <w:p w14:paraId="66B1E320" w14:textId="77777777" w:rsidR="005E6B51" w:rsidRDefault="005E6B51" w:rsidP="005E6B51">
      <w:pPr>
        <w:pStyle w:val="NormalWeb"/>
        <w:spacing w:line="360" w:lineRule="auto"/>
        <w:jc w:val="both"/>
      </w:pPr>
      <w:r>
        <w:rPr>
          <w:rStyle w:val="Forte"/>
        </w:rPr>
        <w:t>REFERÊNCIAS</w:t>
      </w:r>
    </w:p>
    <w:p w14:paraId="51633138" w14:textId="77777777" w:rsidR="005E6B51" w:rsidRDefault="005E6B51" w:rsidP="005E6B51">
      <w:pPr>
        <w:pStyle w:val="NormalWeb"/>
        <w:spacing w:line="360" w:lineRule="auto"/>
        <w:jc w:val="both"/>
      </w:pPr>
      <w:r>
        <w:t xml:space="preserve">BARBOSA FILHO, Fernando de Holanda; VELOSO, Fernando; PERUCHETTI, Paulo Henrique. Trabalho remoto no Brasil. </w:t>
      </w:r>
      <w:r>
        <w:rPr>
          <w:rStyle w:val="nfase"/>
        </w:rPr>
        <w:t>Revista Brasileira de Economia</w:t>
      </w:r>
      <w:r>
        <w:t xml:space="preserve">, v. 76, n. 4, p. 349–378, 2022. DOI: </w:t>
      </w:r>
      <w:hyperlink r:id="rId7" w:history="1">
        <w:r>
          <w:rPr>
            <w:rStyle w:val="Hyperlink"/>
          </w:rPr>
          <w:t>https://doi.org/10.5935/0034-7140.20220015</w:t>
        </w:r>
      </w:hyperlink>
      <w:r>
        <w:t>.</w:t>
      </w:r>
    </w:p>
    <w:p w14:paraId="65640F14" w14:textId="77777777" w:rsidR="005E6B51" w:rsidRDefault="005E6B51" w:rsidP="005E6B51">
      <w:pPr>
        <w:pStyle w:val="NormalWeb"/>
        <w:spacing w:line="360" w:lineRule="auto"/>
        <w:jc w:val="both"/>
      </w:pPr>
      <w:r>
        <w:t xml:space="preserve">BRYNJOLFSSON, Erik; LI, Danielle; RAYMOND, Lindsey. </w:t>
      </w:r>
      <w:proofErr w:type="spellStart"/>
      <w:r>
        <w:t>Generative</w:t>
      </w:r>
      <w:proofErr w:type="spellEnd"/>
      <w:r>
        <w:t xml:space="preserve"> AI </w:t>
      </w:r>
      <w:proofErr w:type="spellStart"/>
      <w:r>
        <w:t>at</w:t>
      </w:r>
      <w:proofErr w:type="spellEnd"/>
      <w:r>
        <w:t xml:space="preserve"> </w:t>
      </w:r>
      <w:proofErr w:type="spellStart"/>
      <w:r>
        <w:t>Work</w:t>
      </w:r>
      <w:proofErr w:type="spellEnd"/>
      <w:r>
        <w:t xml:space="preserve">. </w:t>
      </w:r>
      <w:r>
        <w:rPr>
          <w:rStyle w:val="nfase"/>
        </w:rPr>
        <w:t xml:space="preserve">The </w:t>
      </w:r>
      <w:proofErr w:type="spellStart"/>
      <w:r>
        <w:rPr>
          <w:rStyle w:val="nfase"/>
        </w:rPr>
        <w:t>Quarterly</w:t>
      </w:r>
      <w:proofErr w:type="spellEnd"/>
      <w:r>
        <w:rPr>
          <w:rStyle w:val="nfase"/>
        </w:rPr>
        <w:t xml:space="preserve"> </w:t>
      </w:r>
      <w:proofErr w:type="spellStart"/>
      <w:r>
        <w:rPr>
          <w:rStyle w:val="nfase"/>
        </w:rPr>
        <w:t>Journal</w:t>
      </w:r>
      <w:proofErr w:type="spellEnd"/>
      <w:r>
        <w:rPr>
          <w:rStyle w:val="nfase"/>
        </w:rPr>
        <w:t xml:space="preserve"> </w:t>
      </w:r>
      <w:proofErr w:type="spellStart"/>
      <w:r>
        <w:rPr>
          <w:rStyle w:val="nfase"/>
        </w:rPr>
        <w:t>of</w:t>
      </w:r>
      <w:proofErr w:type="spellEnd"/>
      <w:r>
        <w:rPr>
          <w:rStyle w:val="nfase"/>
        </w:rPr>
        <w:t xml:space="preserve"> </w:t>
      </w:r>
      <w:proofErr w:type="spellStart"/>
      <w:r>
        <w:rPr>
          <w:rStyle w:val="nfase"/>
        </w:rPr>
        <w:t>Economics</w:t>
      </w:r>
      <w:proofErr w:type="spellEnd"/>
      <w:r>
        <w:t xml:space="preserve">, v. 140, n. 2, p. 889–942, 2025. DOI: </w:t>
      </w:r>
      <w:hyperlink r:id="rId8" w:history="1">
        <w:r>
          <w:rPr>
            <w:rStyle w:val="Hyperlink"/>
          </w:rPr>
          <w:t>https://doi.org/10.1093/qje/qjae044</w:t>
        </w:r>
      </w:hyperlink>
      <w:r>
        <w:t>.</w:t>
      </w:r>
    </w:p>
    <w:p w14:paraId="4AA35505" w14:textId="77777777" w:rsidR="005E6B51" w:rsidRDefault="005E6B51" w:rsidP="005E6B51">
      <w:pPr>
        <w:pStyle w:val="NormalWeb"/>
        <w:spacing w:line="360" w:lineRule="auto"/>
        <w:jc w:val="both"/>
      </w:pPr>
      <w:r>
        <w:t xml:space="preserve">NOY, </w:t>
      </w:r>
      <w:proofErr w:type="spellStart"/>
      <w:r>
        <w:t>Shakked</w:t>
      </w:r>
      <w:proofErr w:type="spellEnd"/>
      <w:r>
        <w:t xml:space="preserve">; ZHANG, Whitney. Experimental </w:t>
      </w:r>
      <w:proofErr w:type="spellStart"/>
      <w:r>
        <w:t>evidence</w:t>
      </w:r>
      <w:proofErr w:type="spellEnd"/>
      <w:r>
        <w:t xml:space="preserve"> </w:t>
      </w:r>
      <w:proofErr w:type="spellStart"/>
      <w:r>
        <w:t>on</w:t>
      </w:r>
      <w:proofErr w:type="spellEnd"/>
      <w:r>
        <w:t xml:space="preserve"> </w:t>
      </w:r>
      <w:proofErr w:type="spellStart"/>
      <w:r>
        <w:t>the</w:t>
      </w:r>
      <w:proofErr w:type="spellEnd"/>
      <w:r>
        <w:t xml:space="preserve"> </w:t>
      </w:r>
      <w:proofErr w:type="spellStart"/>
      <w:r>
        <w:t>productivity</w:t>
      </w:r>
      <w:proofErr w:type="spellEnd"/>
      <w:r>
        <w:t xml:space="preserve"> </w:t>
      </w:r>
      <w:proofErr w:type="spellStart"/>
      <w:r>
        <w:t>effects</w:t>
      </w:r>
      <w:proofErr w:type="spellEnd"/>
      <w:r>
        <w:t xml:space="preserve"> </w:t>
      </w:r>
      <w:proofErr w:type="spellStart"/>
      <w:r>
        <w:t>of</w:t>
      </w:r>
      <w:proofErr w:type="spellEnd"/>
      <w:r>
        <w:t xml:space="preserve"> </w:t>
      </w:r>
      <w:proofErr w:type="spellStart"/>
      <w:r>
        <w:t>generative</w:t>
      </w:r>
      <w:proofErr w:type="spellEnd"/>
      <w:r>
        <w:t xml:space="preserve"> artificial </w:t>
      </w:r>
      <w:proofErr w:type="spellStart"/>
      <w:r>
        <w:t>intelligence</w:t>
      </w:r>
      <w:proofErr w:type="spellEnd"/>
      <w:r>
        <w:t xml:space="preserve">. </w:t>
      </w:r>
      <w:r>
        <w:rPr>
          <w:rStyle w:val="nfase"/>
        </w:rPr>
        <w:t>Science</w:t>
      </w:r>
      <w:r>
        <w:t xml:space="preserve">, v. 381, n. 6654, p. 187–192, 2023. DOI: </w:t>
      </w:r>
      <w:hyperlink r:id="rId9" w:history="1">
        <w:r>
          <w:rPr>
            <w:rStyle w:val="Hyperlink"/>
          </w:rPr>
          <w:t>https://doi.org/10.1126/science.adh2586</w:t>
        </w:r>
      </w:hyperlink>
    </w:p>
    <w:p w14:paraId="69C58F81" w14:textId="6AE6F330" w:rsidR="00F30B92" w:rsidRDefault="00F30B92" w:rsidP="005E6B51">
      <w:pPr>
        <w:spacing w:after="0" w:line="360" w:lineRule="auto"/>
        <w:jc w:val="both"/>
      </w:pPr>
    </w:p>
    <w:sectPr w:rsidR="00F30B92">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063AA" w14:textId="77777777" w:rsidR="000B75EA" w:rsidRDefault="000B75EA" w:rsidP="00FC70D8">
      <w:pPr>
        <w:spacing w:after="0" w:line="240" w:lineRule="auto"/>
      </w:pPr>
      <w:r>
        <w:separator/>
      </w:r>
    </w:p>
  </w:endnote>
  <w:endnote w:type="continuationSeparator" w:id="0">
    <w:p w14:paraId="3D86D73E" w14:textId="77777777" w:rsidR="000B75EA" w:rsidRDefault="000B75EA" w:rsidP="00FC7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5438F" w14:textId="77777777" w:rsidR="000B75EA" w:rsidRDefault="000B75EA" w:rsidP="00FC70D8">
      <w:pPr>
        <w:spacing w:after="0" w:line="240" w:lineRule="auto"/>
      </w:pPr>
      <w:r>
        <w:separator/>
      </w:r>
    </w:p>
  </w:footnote>
  <w:footnote w:type="continuationSeparator" w:id="0">
    <w:p w14:paraId="49BA7E17" w14:textId="77777777" w:rsidR="000B75EA" w:rsidRDefault="000B75EA" w:rsidP="00FC70D8">
      <w:pPr>
        <w:spacing w:after="0" w:line="240" w:lineRule="auto"/>
      </w:pPr>
      <w:r>
        <w:continuationSeparator/>
      </w:r>
    </w:p>
  </w:footnote>
  <w:footnote w:id="1">
    <w:p w14:paraId="4C055211" w14:textId="77777777" w:rsidR="0072291A" w:rsidRPr="006D5DF8" w:rsidRDefault="0072291A" w:rsidP="0072291A">
      <w:pPr>
        <w:pStyle w:val="Textodenotaderodap"/>
        <w:rPr>
          <w:rStyle w:val="Refdenotaderodap"/>
          <w:rFonts w:ascii="Times New Roman" w:hAnsi="Times New Roman" w:cs="Times New Roman"/>
          <w:sz w:val="16"/>
          <w:szCs w:val="16"/>
        </w:rPr>
      </w:pPr>
      <w:r w:rsidRPr="006D5DF8">
        <w:rPr>
          <w:rFonts w:ascii="Times New Roman" w:hAnsi="Times New Roman" w:cs="Times New Roman"/>
          <w:sz w:val="16"/>
          <w:szCs w:val="16"/>
          <w:vertAlign w:val="superscript"/>
        </w:rPr>
        <w:footnoteRef/>
      </w:r>
      <w:r w:rsidRPr="006D5DF8">
        <w:rPr>
          <w:rFonts w:ascii="Times New Roman" w:hAnsi="Times New Roman" w:cs="Times New Roman"/>
          <w:sz w:val="16"/>
          <w:szCs w:val="16"/>
        </w:rPr>
        <w:t xml:space="preserve"> </w:t>
      </w:r>
      <w:ins w:id="0" w:author="Isabella" w:date="2026-10-06T19:06:00Z">
        <w:r w:rsidR="006D5DF8" w:rsidRPr="006D5DF8">
          <w:rPr>
            <w:rFonts w:ascii="Times New Roman" w:hAnsi="Times New Roman" w:cs="Times New Roman"/>
            <w:sz w:val="16"/>
            <w:szCs w:val="16"/>
          </w:rPr>
          <w:t>isousa@brazcubas.edu.br</w:t>
        </w:r>
      </w:ins>
      <w:del w:id="1" w:author="Isabella" w:date="2026-10-06T19:06:00Z">
        <w:r w:rsidRPr="006D5DF8" w:rsidDel="006D5DF8">
          <w:rPr>
            <w:rFonts w:ascii="Times New Roman" w:hAnsi="Times New Roman" w:cs="Times New Roman"/>
            <w:sz w:val="16"/>
            <w:szCs w:val="16"/>
          </w:rPr>
          <w:delText>E-mai</w:delText>
        </w:r>
        <w:r w:rsidR="00370E91" w:rsidRPr="006D5DF8" w:rsidDel="006D5DF8">
          <w:rPr>
            <w:rFonts w:ascii="Times New Roman" w:hAnsi="Times New Roman" w:cs="Times New Roman"/>
            <w:sz w:val="16"/>
            <w:szCs w:val="16"/>
          </w:rPr>
          <w:delText>l</w:delText>
        </w:r>
        <w:r w:rsidRPr="006D5DF8" w:rsidDel="006D5DF8">
          <w:rPr>
            <w:rFonts w:ascii="Times New Roman" w:hAnsi="Times New Roman" w:cs="Times New Roman"/>
            <w:sz w:val="16"/>
            <w:szCs w:val="16"/>
          </w:rPr>
          <w:delText xml:space="preserve"> institucional</w:delText>
        </w:r>
      </w:del>
      <w:del w:id="2" w:author="Isabella" w:date="2026-10-06T19:10:00Z">
        <w:r w:rsidRPr="006D5DF8" w:rsidDel="006D5DF8">
          <w:rPr>
            <w:rFonts w:ascii="Times New Roman" w:hAnsi="Times New Roman" w:cs="Times New Roman"/>
            <w:sz w:val="16"/>
            <w:szCs w:val="16"/>
          </w:rPr>
          <w:delText xml:space="preserve"> </w:delText>
        </w:r>
      </w:del>
      <w:del w:id="3" w:author="Isabella" w:date="2026-10-06T19:09:00Z">
        <w:r w:rsidRPr="006D5DF8" w:rsidDel="006D5DF8">
          <w:rPr>
            <w:rFonts w:ascii="Times New Roman" w:hAnsi="Times New Roman" w:cs="Times New Roman"/>
            <w:sz w:val="16"/>
            <w:szCs w:val="16"/>
          </w:rPr>
          <w:delText>-</w:delText>
        </w:r>
      </w:del>
      <w:ins w:id="4" w:author="Isabella" w:date="2026-10-06T19:10:00Z">
        <w:r w:rsidR="006D5DF8" w:rsidRPr="006D5DF8">
          <w:rPr>
            <w:rFonts w:ascii="Times New Roman" w:hAnsi="Times New Roman" w:cs="Times New Roman"/>
            <w:sz w:val="16"/>
            <w:szCs w:val="16"/>
          </w:rPr>
          <w:t xml:space="preserve"> -</w:t>
        </w:r>
      </w:ins>
      <w:r w:rsidRPr="006D5DF8">
        <w:rPr>
          <w:rFonts w:ascii="Times New Roman" w:hAnsi="Times New Roman" w:cs="Times New Roman"/>
          <w:sz w:val="16"/>
          <w:szCs w:val="16"/>
        </w:rPr>
        <w:t xml:space="preserve"> </w:t>
      </w:r>
      <w:del w:id="5" w:author="Isabella" w:date="2026-10-06T19:09:00Z">
        <w:r w:rsidRPr="006D5DF8" w:rsidDel="006D5DF8">
          <w:rPr>
            <w:rFonts w:ascii="Times New Roman" w:hAnsi="Times New Roman" w:cs="Times New Roman"/>
            <w:sz w:val="16"/>
            <w:szCs w:val="16"/>
          </w:rPr>
          <w:delText xml:space="preserve">Lattes </w:delText>
        </w:r>
      </w:del>
      <w:ins w:id="6" w:author="Isabella" w:date="2026-10-06T19:09:00Z">
        <w:r w:rsidR="006D5DF8" w:rsidRPr="006D5DF8">
          <w:rPr>
            <w:rFonts w:ascii="Times New Roman" w:hAnsi="Times New Roman" w:cs="Times New Roman"/>
            <w:sz w:val="16"/>
            <w:szCs w:val="16"/>
          </w:rPr>
          <w:t xml:space="preserve">ID Lattes: </w:t>
        </w:r>
        <w:r w:rsidR="006D5DF8" w:rsidRPr="006D5DF8">
          <w:rPr>
            <w:rFonts w:ascii="Times New Roman" w:hAnsi="Times New Roman" w:cs="Times New Roman"/>
            <w:sz w:val="16"/>
            <w:szCs w:val="16"/>
            <w:shd w:val="clear" w:color="auto" w:fill="FFFFFF"/>
          </w:rPr>
          <w:t>4215441884581120</w:t>
        </w:r>
        <w:r w:rsidR="006D5DF8" w:rsidRPr="006D5DF8">
          <w:rPr>
            <w:rFonts w:ascii="Times New Roman" w:hAnsi="Times New Roman" w:cs="Times New Roman"/>
            <w:sz w:val="16"/>
            <w:szCs w:val="16"/>
          </w:rPr>
          <w:t xml:space="preserve"> </w:t>
        </w:r>
      </w:ins>
      <w:del w:id="7" w:author="Isabella" w:date="2026-10-06T19:09:00Z">
        <w:r w:rsidRPr="006D5DF8" w:rsidDel="006D5DF8">
          <w:rPr>
            <w:rFonts w:ascii="Times New Roman" w:hAnsi="Times New Roman" w:cs="Times New Roman"/>
            <w:sz w:val="16"/>
            <w:szCs w:val="16"/>
          </w:rPr>
          <w:delText>-</w:delText>
        </w:r>
      </w:del>
      <w:ins w:id="8" w:author="Isabella" w:date="2026-10-06T19:10:00Z">
        <w:r w:rsidR="006D5DF8" w:rsidRPr="006D5DF8">
          <w:rPr>
            <w:rFonts w:ascii="Times New Roman" w:hAnsi="Times New Roman" w:cs="Times New Roman"/>
            <w:sz w:val="16"/>
            <w:szCs w:val="16"/>
          </w:rPr>
          <w:t>-</w:t>
        </w:r>
      </w:ins>
      <w:r w:rsidRPr="006D5DF8">
        <w:rPr>
          <w:rFonts w:ascii="Times New Roman" w:hAnsi="Times New Roman" w:cs="Times New Roman"/>
          <w:sz w:val="16"/>
          <w:szCs w:val="16"/>
        </w:rPr>
        <w:t xml:space="preserve"> </w:t>
      </w:r>
      <w:del w:id="9" w:author="Isabella" w:date="2026-10-06T19:09:00Z">
        <w:r w:rsidRPr="006D5DF8" w:rsidDel="006D5DF8">
          <w:rPr>
            <w:rFonts w:ascii="Times New Roman" w:hAnsi="Times New Roman" w:cs="Times New Roman"/>
            <w:sz w:val="16"/>
            <w:szCs w:val="16"/>
          </w:rPr>
          <w:delText xml:space="preserve">ORCID - </w:delText>
        </w:r>
      </w:del>
      <w:r w:rsidRPr="006D5DF8">
        <w:rPr>
          <w:rFonts w:ascii="Times New Roman" w:hAnsi="Times New Roman" w:cs="Times New Roman"/>
          <w:sz w:val="16"/>
          <w:szCs w:val="16"/>
        </w:rPr>
        <w:t>Graduação</w:t>
      </w:r>
      <w:ins w:id="10" w:author="Isabella" w:date="2026-10-06T19:09:00Z">
        <w:r w:rsidR="006D5DF8" w:rsidRPr="006D5DF8">
          <w:rPr>
            <w:rFonts w:ascii="Times New Roman" w:hAnsi="Times New Roman" w:cs="Times New Roman"/>
            <w:sz w:val="16"/>
            <w:szCs w:val="16"/>
          </w:rPr>
          <w:t xml:space="preserve"> em Análise e Desenvolvimento de Sistemas</w:t>
        </w:r>
      </w:ins>
      <w:r w:rsidRPr="006D5DF8">
        <w:rPr>
          <w:rFonts w:ascii="Times New Roman" w:hAnsi="Times New Roman" w:cs="Times New Roman"/>
          <w:sz w:val="16"/>
          <w:szCs w:val="16"/>
        </w:rPr>
        <w:t xml:space="preserve"> </w:t>
      </w:r>
      <w:del w:id="11" w:author="Isabella" w:date="2026-10-06T19:10:00Z">
        <w:r w:rsidRPr="006D5DF8" w:rsidDel="006D5DF8">
          <w:rPr>
            <w:rFonts w:ascii="Times New Roman" w:hAnsi="Times New Roman" w:cs="Times New Roman"/>
            <w:sz w:val="16"/>
            <w:szCs w:val="16"/>
          </w:rPr>
          <w:delText>-</w:delText>
        </w:r>
      </w:del>
      <w:ins w:id="12" w:author="Isabella" w:date="2026-10-06T19:10:00Z">
        <w:r w:rsidR="006D5DF8" w:rsidRPr="006D5DF8">
          <w:rPr>
            <w:rFonts w:ascii="Times New Roman" w:hAnsi="Times New Roman" w:cs="Times New Roman"/>
            <w:sz w:val="16"/>
            <w:szCs w:val="16"/>
          </w:rPr>
          <w:t>-</w:t>
        </w:r>
      </w:ins>
      <w:r w:rsidRPr="006D5DF8">
        <w:rPr>
          <w:rFonts w:ascii="Times New Roman" w:hAnsi="Times New Roman" w:cs="Times New Roman"/>
          <w:sz w:val="16"/>
          <w:szCs w:val="16"/>
        </w:rPr>
        <w:t xml:space="preserve"> Especialização</w:t>
      </w:r>
      <w:ins w:id="13" w:author="Isabella" w:date="2026-10-06T19:10:00Z">
        <w:r w:rsidR="006D5DF8">
          <w:rPr>
            <w:rFonts w:ascii="Times New Roman" w:hAnsi="Times New Roman" w:cs="Times New Roman"/>
            <w:sz w:val="16"/>
            <w:szCs w:val="16"/>
          </w:rPr>
          <w:t xml:space="preserve"> em Algoritmos e Lógica de Programação</w:t>
        </w:r>
      </w:ins>
      <w:del w:id="14" w:author="Isabella" w:date="2026-10-06T19:10:00Z">
        <w:r w:rsidRPr="006D5DF8" w:rsidDel="006D5DF8">
          <w:rPr>
            <w:rFonts w:ascii="Times New Roman" w:hAnsi="Times New Roman" w:cs="Times New Roman"/>
            <w:sz w:val="16"/>
            <w:szCs w:val="16"/>
          </w:rPr>
          <w:delText xml:space="preserve"> - Mestrado - Doutorado (máximo 2 linhas).</w:delText>
        </w:r>
      </w:del>
    </w:p>
  </w:footnote>
  <w:footnote w:id="2">
    <w:p w14:paraId="032A344A" w14:textId="77777777" w:rsidR="00FC70D8" w:rsidRPr="006D5DF8" w:rsidRDefault="00FC70D8">
      <w:pPr>
        <w:pStyle w:val="Textodenotaderodap"/>
        <w:rPr>
          <w:rFonts w:ascii="Times New Roman" w:hAnsi="Times New Roman" w:cs="Times New Roman"/>
          <w:sz w:val="16"/>
          <w:szCs w:val="16"/>
        </w:rPr>
      </w:pPr>
      <w:r w:rsidRPr="006D5DF8">
        <w:rPr>
          <w:rStyle w:val="Refdenotaderodap"/>
          <w:rFonts w:ascii="Times New Roman" w:hAnsi="Times New Roman" w:cs="Times New Roman"/>
          <w:sz w:val="16"/>
          <w:szCs w:val="16"/>
        </w:rPr>
        <w:footnoteRef/>
      </w:r>
      <w:r w:rsidRPr="006D5DF8">
        <w:rPr>
          <w:rFonts w:ascii="Times New Roman" w:hAnsi="Times New Roman" w:cs="Times New Roman"/>
          <w:sz w:val="16"/>
          <w:szCs w:val="16"/>
        </w:rPr>
        <w:t xml:space="preserve"> e-mail</w:t>
      </w:r>
      <w:r w:rsidR="00595417" w:rsidRPr="006D5DF8">
        <w:rPr>
          <w:rFonts w:ascii="Times New Roman" w:hAnsi="Times New Roman" w:cs="Times New Roman"/>
          <w:sz w:val="16"/>
          <w:szCs w:val="16"/>
        </w:rPr>
        <w:t xml:space="preserve"> - RGM - Centro Universitário Braz Cubas - Graduando em Análise e Desenvolvimento de Sistemas (</w:t>
      </w:r>
      <w:proofErr w:type="spellStart"/>
      <w:r w:rsidR="00595417" w:rsidRPr="006D5DF8">
        <w:rPr>
          <w:rFonts w:ascii="Times New Roman" w:hAnsi="Times New Roman" w:cs="Times New Roman"/>
          <w:sz w:val="16"/>
          <w:szCs w:val="16"/>
        </w:rPr>
        <w:t>xº</w:t>
      </w:r>
      <w:proofErr w:type="spellEnd"/>
      <w:r w:rsidR="00595417" w:rsidRPr="006D5DF8">
        <w:rPr>
          <w:rFonts w:ascii="Times New Roman" w:hAnsi="Times New Roman" w:cs="Times New Roman"/>
          <w:sz w:val="16"/>
          <w:szCs w:val="16"/>
        </w:rPr>
        <w:t xml:space="preserve"> semestre)</w:t>
      </w:r>
    </w:p>
  </w:footnote>
  <w:footnote w:id="3">
    <w:p w14:paraId="0524B3C2" w14:textId="77777777" w:rsidR="00595417" w:rsidRPr="006D5DF8" w:rsidRDefault="00595417">
      <w:pPr>
        <w:pStyle w:val="Textodenotaderodap"/>
        <w:rPr>
          <w:rFonts w:ascii="Times New Roman" w:hAnsi="Times New Roman" w:cs="Times New Roman"/>
          <w:sz w:val="16"/>
          <w:szCs w:val="16"/>
        </w:rPr>
      </w:pPr>
      <w:r w:rsidRPr="006D5DF8">
        <w:rPr>
          <w:rStyle w:val="Refdenotaderodap"/>
          <w:rFonts w:ascii="Times New Roman" w:hAnsi="Times New Roman" w:cs="Times New Roman"/>
          <w:sz w:val="16"/>
          <w:szCs w:val="16"/>
        </w:rPr>
        <w:footnoteRef/>
      </w:r>
      <w:r w:rsidRPr="006D5DF8">
        <w:rPr>
          <w:rFonts w:ascii="Times New Roman" w:hAnsi="Times New Roman" w:cs="Times New Roman"/>
          <w:sz w:val="16"/>
          <w:szCs w:val="16"/>
        </w:rPr>
        <w:t xml:space="preserve"> e-mail - RGM - Centro Universitário Braz Cubas - Graduando em Análise e Desenvolvimento de Sistemas (</w:t>
      </w:r>
      <w:proofErr w:type="spellStart"/>
      <w:r w:rsidRPr="006D5DF8">
        <w:rPr>
          <w:rFonts w:ascii="Times New Roman" w:hAnsi="Times New Roman" w:cs="Times New Roman"/>
          <w:sz w:val="16"/>
          <w:szCs w:val="16"/>
        </w:rPr>
        <w:t>xº</w:t>
      </w:r>
      <w:proofErr w:type="spellEnd"/>
      <w:r w:rsidRPr="006D5DF8">
        <w:rPr>
          <w:rFonts w:ascii="Times New Roman" w:hAnsi="Times New Roman" w:cs="Times New Roman"/>
          <w:sz w:val="16"/>
          <w:szCs w:val="16"/>
        </w:rPr>
        <w:t xml:space="preserve"> semestre)</w:t>
      </w:r>
    </w:p>
  </w:footnote>
  <w:footnote w:id="4">
    <w:p w14:paraId="6C10C7C8" w14:textId="77777777" w:rsidR="00595417" w:rsidRPr="00595417" w:rsidRDefault="00595417">
      <w:pPr>
        <w:pStyle w:val="Textodenotaderodap"/>
        <w:rPr>
          <w:sz w:val="16"/>
          <w:szCs w:val="16"/>
        </w:rPr>
      </w:pPr>
      <w:r w:rsidRPr="006D5DF8">
        <w:rPr>
          <w:rStyle w:val="Refdenotaderodap"/>
          <w:rFonts w:ascii="Times New Roman" w:hAnsi="Times New Roman" w:cs="Times New Roman"/>
          <w:sz w:val="16"/>
          <w:szCs w:val="16"/>
        </w:rPr>
        <w:footnoteRef/>
      </w:r>
      <w:r w:rsidRPr="006D5DF8">
        <w:rPr>
          <w:rFonts w:ascii="Times New Roman" w:hAnsi="Times New Roman" w:cs="Times New Roman"/>
          <w:sz w:val="16"/>
          <w:szCs w:val="16"/>
        </w:rPr>
        <w:t xml:space="preserve"> e-mail - RGM - Centro Universitário Braz Cubas - Graduando em Análise e Desenvolvimento de Sistemas (</w:t>
      </w:r>
      <w:proofErr w:type="spellStart"/>
      <w:r w:rsidRPr="006D5DF8">
        <w:rPr>
          <w:rFonts w:ascii="Times New Roman" w:hAnsi="Times New Roman" w:cs="Times New Roman"/>
          <w:sz w:val="16"/>
          <w:szCs w:val="16"/>
        </w:rPr>
        <w:t>xº</w:t>
      </w:r>
      <w:proofErr w:type="spellEnd"/>
      <w:r w:rsidRPr="006D5DF8">
        <w:rPr>
          <w:rFonts w:ascii="Times New Roman" w:hAnsi="Times New Roman" w:cs="Times New Roman"/>
          <w:sz w:val="16"/>
          <w:szCs w:val="16"/>
        </w:rPr>
        <w:t xml:space="preserve"> semestre)</w:t>
      </w:r>
    </w:p>
  </w:footnote>
  <w:footnote w:id="5">
    <w:p w14:paraId="7E0C1CF6" w14:textId="77777777" w:rsidR="005E6B51" w:rsidRPr="00595417" w:rsidRDefault="005E6B51" w:rsidP="005E6B51">
      <w:pPr>
        <w:pStyle w:val="Textodenotaderodap"/>
        <w:rPr>
          <w:sz w:val="16"/>
          <w:szCs w:val="16"/>
        </w:rPr>
      </w:pPr>
      <w:r w:rsidRPr="006D5DF8">
        <w:rPr>
          <w:rStyle w:val="Refdenotaderodap"/>
          <w:rFonts w:ascii="Times New Roman" w:hAnsi="Times New Roman" w:cs="Times New Roman"/>
          <w:sz w:val="16"/>
          <w:szCs w:val="16"/>
        </w:rPr>
        <w:footnoteRef/>
      </w:r>
      <w:r w:rsidRPr="006D5DF8">
        <w:rPr>
          <w:rFonts w:ascii="Times New Roman" w:hAnsi="Times New Roman" w:cs="Times New Roman"/>
          <w:sz w:val="16"/>
          <w:szCs w:val="16"/>
        </w:rPr>
        <w:t xml:space="preserve"> e-mail - RGM - Centro Universitário Braz Cubas - Graduando em Análise e Desenvolvimento de Sistemas (</w:t>
      </w:r>
      <w:proofErr w:type="spellStart"/>
      <w:r w:rsidRPr="006D5DF8">
        <w:rPr>
          <w:rFonts w:ascii="Times New Roman" w:hAnsi="Times New Roman" w:cs="Times New Roman"/>
          <w:sz w:val="16"/>
          <w:szCs w:val="16"/>
        </w:rPr>
        <w:t>xº</w:t>
      </w:r>
      <w:proofErr w:type="spellEnd"/>
      <w:r w:rsidRPr="006D5DF8">
        <w:rPr>
          <w:rFonts w:ascii="Times New Roman" w:hAnsi="Times New Roman" w:cs="Times New Roman"/>
          <w:sz w:val="16"/>
          <w:szCs w:val="16"/>
        </w:rPr>
        <w:t xml:space="preserve"> semestre)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DCDAC" w14:textId="77777777" w:rsidR="007641CF" w:rsidRDefault="007641CF" w:rsidP="007641CF">
    <w:pPr>
      <w:pStyle w:val="Cabealho"/>
      <w:jc w:val="right"/>
    </w:pPr>
    <w:r>
      <w:rPr>
        <w:noProof/>
        <w:lang w:eastAsia="pt-BR"/>
      </w:rPr>
      <w:drawing>
        <wp:inline distT="0" distB="0" distL="0" distR="0" wp14:anchorId="23418613" wp14:editId="23C15C79">
          <wp:extent cx="918782" cy="279400"/>
          <wp:effectExtent l="0" t="0" r="0" b="63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372" cy="280796"/>
                  </a:xfrm>
                  <a:prstGeom prst="rect">
                    <a:avLst/>
                  </a:prstGeom>
                  <a:noFill/>
                  <a:ln>
                    <a:noFill/>
                  </a:ln>
                </pic:spPr>
              </pic:pic>
            </a:graphicData>
          </a:graphic>
        </wp:inline>
      </w:drawing>
    </w:r>
  </w:p>
  <w:p w14:paraId="17D81AC0" w14:textId="77777777" w:rsidR="007641CF" w:rsidRDefault="007641CF">
    <w:pPr>
      <w:pStyle w:val="Cabealho"/>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sabella">
    <w15:presenceInfo w15:providerId="AD" w15:userId="S::isousa@pf.brazcubas.edu.br::54db16e1-b3c5-4b78-a2be-3bfe28968c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70D8"/>
    <w:rsid w:val="00013226"/>
    <w:rsid w:val="0001397A"/>
    <w:rsid w:val="00060B4B"/>
    <w:rsid w:val="000656E9"/>
    <w:rsid w:val="000819CF"/>
    <w:rsid w:val="00086742"/>
    <w:rsid w:val="00086F56"/>
    <w:rsid w:val="00092B78"/>
    <w:rsid w:val="000A2BBF"/>
    <w:rsid w:val="000B75EA"/>
    <w:rsid w:val="00167E78"/>
    <w:rsid w:val="001736FF"/>
    <w:rsid w:val="001E29AC"/>
    <w:rsid w:val="0024210A"/>
    <w:rsid w:val="00264E24"/>
    <w:rsid w:val="00271CA6"/>
    <w:rsid w:val="00291333"/>
    <w:rsid w:val="0030327C"/>
    <w:rsid w:val="00312DE8"/>
    <w:rsid w:val="00370E91"/>
    <w:rsid w:val="003A5BF3"/>
    <w:rsid w:val="003A6119"/>
    <w:rsid w:val="00413C9C"/>
    <w:rsid w:val="00432C91"/>
    <w:rsid w:val="004708DB"/>
    <w:rsid w:val="004E2226"/>
    <w:rsid w:val="004E37A2"/>
    <w:rsid w:val="004E6F9D"/>
    <w:rsid w:val="00501E27"/>
    <w:rsid w:val="00567688"/>
    <w:rsid w:val="0058428F"/>
    <w:rsid w:val="005852F5"/>
    <w:rsid w:val="00595417"/>
    <w:rsid w:val="005C422F"/>
    <w:rsid w:val="005E6B51"/>
    <w:rsid w:val="00622EE0"/>
    <w:rsid w:val="00623E37"/>
    <w:rsid w:val="006D5DF8"/>
    <w:rsid w:val="006E11E9"/>
    <w:rsid w:val="006F1A2F"/>
    <w:rsid w:val="0072291A"/>
    <w:rsid w:val="007432CF"/>
    <w:rsid w:val="007641CF"/>
    <w:rsid w:val="007769ED"/>
    <w:rsid w:val="00802998"/>
    <w:rsid w:val="008525B0"/>
    <w:rsid w:val="008B4F7B"/>
    <w:rsid w:val="008D679D"/>
    <w:rsid w:val="00931D64"/>
    <w:rsid w:val="009529EC"/>
    <w:rsid w:val="00973471"/>
    <w:rsid w:val="009855E4"/>
    <w:rsid w:val="009B6A4D"/>
    <w:rsid w:val="009C17FE"/>
    <w:rsid w:val="009E7859"/>
    <w:rsid w:val="00A51101"/>
    <w:rsid w:val="00A70F89"/>
    <w:rsid w:val="00A866D7"/>
    <w:rsid w:val="00A93D78"/>
    <w:rsid w:val="00AD1B1B"/>
    <w:rsid w:val="00AE49E2"/>
    <w:rsid w:val="00AF01D1"/>
    <w:rsid w:val="00B1526F"/>
    <w:rsid w:val="00B2763F"/>
    <w:rsid w:val="00B2795B"/>
    <w:rsid w:val="00BB1BED"/>
    <w:rsid w:val="00BC1501"/>
    <w:rsid w:val="00C259E1"/>
    <w:rsid w:val="00C708FD"/>
    <w:rsid w:val="00CC7DDE"/>
    <w:rsid w:val="00CD4A34"/>
    <w:rsid w:val="00CF5578"/>
    <w:rsid w:val="00CF7C84"/>
    <w:rsid w:val="00D43589"/>
    <w:rsid w:val="00D716B8"/>
    <w:rsid w:val="00DC2717"/>
    <w:rsid w:val="00E13575"/>
    <w:rsid w:val="00E1616A"/>
    <w:rsid w:val="00E6025C"/>
    <w:rsid w:val="00E80D60"/>
    <w:rsid w:val="00E93B7B"/>
    <w:rsid w:val="00EA2D91"/>
    <w:rsid w:val="00EB3286"/>
    <w:rsid w:val="00EC68F0"/>
    <w:rsid w:val="00ED28C6"/>
    <w:rsid w:val="00F133D1"/>
    <w:rsid w:val="00F30B92"/>
    <w:rsid w:val="00F341A9"/>
    <w:rsid w:val="00F670B9"/>
    <w:rsid w:val="00F7244C"/>
    <w:rsid w:val="00F72D6C"/>
    <w:rsid w:val="00FB2246"/>
    <w:rsid w:val="00FC70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7195D"/>
  <w15:docId w15:val="{1672F570-EC95-4C15-A544-084778DC5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C70D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C70D8"/>
  </w:style>
  <w:style w:type="paragraph" w:styleId="Rodap">
    <w:name w:val="footer"/>
    <w:basedOn w:val="Normal"/>
    <w:link w:val="RodapChar"/>
    <w:uiPriority w:val="99"/>
    <w:unhideWhenUsed/>
    <w:rsid w:val="00FC70D8"/>
    <w:pPr>
      <w:tabs>
        <w:tab w:val="center" w:pos="4252"/>
        <w:tab w:val="right" w:pos="8504"/>
      </w:tabs>
      <w:spacing w:after="0" w:line="240" w:lineRule="auto"/>
    </w:pPr>
  </w:style>
  <w:style w:type="character" w:customStyle="1" w:styleId="RodapChar">
    <w:name w:val="Rodapé Char"/>
    <w:basedOn w:val="Fontepargpadro"/>
    <w:link w:val="Rodap"/>
    <w:uiPriority w:val="99"/>
    <w:rsid w:val="00FC70D8"/>
  </w:style>
  <w:style w:type="paragraph" w:styleId="Textodenotaderodap">
    <w:name w:val="footnote text"/>
    <w:basedOn w:val="Normal"/>
    <w:link w:val="TextodenotaderodapChar"/>
    <w:uiPriority w:val="99"/>
    <w:semiHidden/>
    <w:unhideWhenUsed/>
    <w:rsid w:val="00FC70D8"/>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FC70D8"/>
    <w:rPr>
      <w:sz w:val="20"/>
      <w:szCs w:val="20"/>
    </w:rPr>
  </w:style>
  <w:style w:type="character" w:styleId="Refdenotaderodap">
    <w:name w:val="footnote reference"/>
    <w:basedOn w:val="Fontepargpadro"/>
    <w:uiPriority w:val="99"/>
    <w:semiHidden/>
    <w:unhideWhenUsed/>
    <w:rsid w:val="00FC70D8"/>
    <w:rPr>
      <w:vertAlign w:val="superscript"/>
    </w:rPr>
  </w:style>
  <w:style w:type="character" w:styleId="Hyperlink">
    <w:name w:val="Hyperlink"/>
    <w:basedOn w:val="Fontepargpadro"/>
    <w:uiPriority w:val="99"/>
    <w:unhideWhenUsed/>
    <w:rsid w:val="00595417"/>
    <w:rPr>
      <w:color w:val="0000FF" w:themeColor="hyperlink"/>
      <w:u w:val="single"/>
    </w:rPr>
  </w:style>
  <w:style w:type="paragraph" w:styleId="Pr-formataoHTML">
    <w:name w:val="HTML Preformatted"/>
    <w:basedOn w:val="Normal"/>
    <w:link w:val="Pr-formataoHTMLChar"/>
    <w:uiPriority w:val="99"/>
    <w:semiHidden/>
    <w:unhideWhenUsed/>
    <w:rsid w:val="00AD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AD1B1B"/>
    <w:rPr>
      <w:rFonts w:ascii="Courier New" w:eastAsia="Times New Roman" w:hAnsi="Courier New" w:cs="Courier New"/>
      <w:sz w:val="20"/>
      <w:szCs w:val="20"/>
      <w:lang w:eastAsia="pt-BR"/>
    </w:rPr>
  </w:style>
  <w:style w:type="character" w:customStyle="1" w:styleId="y2iqfc">
    <w:name w:val="y2iqfc"/>
    <w:basedOn w:val="Fontepargpadro"/>
    <w:rsid w:val="00AD1B1B"/>
  </w:style>
  <w:style w:type="paragraph" w:styleId="Textodebalo">
    <w:name w:val="Balloon Text"/>
    <w:basedOn w:val="Normal"/>
    <w:link w:val="TextodebaloChar"/>
    <w:uiPriority w:val="99"/>
    <w:semiHidden/>
    <w:unhideWhenUsed/>
    <w:rsid w:val="007641C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641CF"/>
    <w:rPr>
      <w:rFonts w:ascii="Tahoma" w:hAnsi="Tahoma" w:cs="Tahoma"/>
      <w:sz w:val="16"/>
      <w:szCs w:val="16"/>
    </w:rPr>
  </w:style>
  <w:style w:type="character" w:styleId="Refdecomentrio">
    <w:name w:val="annotation reference"/>
    <w:basedOn w:val="Fontepargpadro"/>
    <w:uiPriority w:val="99"/>
    <w:semiHidden/>
    <w:unhideWhenUsed/>
    <w:rsid w:val="0030327C"/>
    <w:rPr>
      <w:sz w:val="16"/>
      <w:szCs w:val="16"/>
    </w:rPr>
  </w:style>
  <w:style w:type="paragraph" w:styleId="Textodecomentrio">
    <w:name w:val="annotation text"/>
    <w:basedOn w:val="Normal"/>
    <w:link w:val="TextodecomentrioChar"/>
    <w:uiPriority w:val="99"/>
    <w:semiHidden/>
    <w:unhideWhenUsed/>
    <w:rsid w:val="0030327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30327C"/>
    <w:rPr>
      <w:sz w:val="20"/>
      <w:szCs w:val="20"/>
    </w:rPr>
  </w:style>
  <w:style w:type="paragraph" w:styleId="Assuntodocomentrio">
    <w:name w:val="annotation subject"/>
    <w:basedOn w:val="Textodecomentrio"/>
    <w:next w:val="Textodecomentrio"/>
    <w:link w:val="AssuntodocomentrioChar"/>
    <w:uiPriority w:val="99"/>
    <w:semiHidden/>
    <w:unhideWhenUsed/>
    <w:rsid w:val="0030327C"/>
    <w:rPr>
      <w:b/>
      <w:bCs/>
    </w:rPr>
  </w:style>
  <w:style w:type="character" w:customStyle="1" w:styleId="AssuntodocomentrioChar">
    <w:name w:val="Assunto do comentário Char"/>
    <w:basedOn w:val="TextodecomentrioChar"/>
    <w:link w:val="Assuntodocomentrio"/>
    <w:uiPriority w:val="99"/>
    <w:semiHidden/>
    <w:rsid w:val="0030327C"/>
    <w:rPr>
      <w:b/>
      <w:bCs/>
      <w:sz w:val="20"/>
      <w:szCs w:val="20"/>
    </w:rPr>
  </w:style>
  <w:style w:type="paragraph" w:styleId="NormalWeb">
    <w:name w:val="Normal (Web)"/>
    <w:basedOn w:val="Normal"/>
    <w:uiPriority w:val="99"/>
    <w:semiHidden/>
    <w:unhideWhenUsed/>
    <w:rsid w:val="005E6B5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E6B51"/>
    <w:rPr>
      <w:b/>
      <w:bCs/>
    </w:rPr>
  </w:style>
  <w:style w:type="character" w:styleId="nfase">
    <w:name w:val="Emphasis"/>
    <w:basedOn w:val="Fontepargpadro"/>
    <w:uiPriority w:val="20"/>
    <w:qFormat/>
    <w:rsid w:val="005E6B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854787">
      <w:bodyDiv w:val="1"/>
      <w:marLeft w:val="0"/>
      <w:marRight w:val="0"/>
      <w:marTop w:val="0"/>
      <w:marBottom w:val="0"/>
      <w:divBdr>
        <w:top w:val="none" w:sz="0" w:space="0" w:color="auto"/>
        <w:left w:val="none" w:sz="0" w:space="0" w:color="auto"/>
        <w:bottom w:val="none" w:sz="0" w:space="0" w:color="auto"/>
        <w:right w:val="none" w:sz="0" w:space="0" w:color="auto"/>
      </w:divBdr>
    </w:div>
    <w:div w:id="871462127">
      <w:bodyDiv w:val="1"/>
      <w:marLeft w:val="0"/>
      <w:marRight w:val="0"/>
      <w:marTop w:val="0"/>
      <w:marBottom w:val="0"/>
      <w:divBdr>
        <w:top w:val="none" w:sz="0" w:space="0" w:color="auto"/>
        <w:left w:val="none" w:sz="0" w:space="0" w:color="auto"/>
        <w:bottom w:val="none" w:sz="0" w:space="0" w:color="auto"/>
        <w:right w:val="none" w:sz="0" w:space="0" w:color="auto"/>
      </w:divBdr>
    </w:div>
    <w:div w:id="153407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qje/qjae04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5935/0034-7140.20220015" TargetMode="Externa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126/science.adh258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8E8942-B3B0-46E2-B5E1-38261DB7C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Pages>
  <Words>868</Words>
  <Characters>4693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Resumo 2026 com campos de preenchimento</dc:title>
  <dc:subject>Modelo identificado para montagem do resumo científico</dc:subject>
  <dc:creator>RENATA</dc:creator>
  <cp:lastModifiedBy>NYCOLAS ROBERT BATISTA RAMOS</cp:lastModifiedBy>
  <cp:revision>21</cp:revision>
  <cp:lastPrinted>2021-08-29T20:44:00Z</cp:lastPrinted>
  <dcterms:created xsi:type="dcterms:W3CDTF">2022-03-18T16:02:00Z</dcterms:created>
  <dcterms:modified xsi:type="dcterms:W3CDTF">2026-10-08T23:54:00Z</dcterms:modified>
</cp:coreProperties>
</file>